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526"/>
        <w:gridCol w:w="1941"/>
        <w:gridCol w:w="2262"/>
        <w:gridCol w:w="1083"/>
        <w:gridCol w:w="1484"/>
      </w:tblGrid>
      <w:tr w:rsidR="00F43CF8" w:rsidRPr="00F43CF8" w14:paraId="7C57D01C" w14:textId="77777777" w:rsidTr="00DB072E">
        <w:tc>
          <w:tcPr>
            <w:tcW w:w="1526" w:type="dxa"/>
            <w:shd w:val="clear" w:color="auto" w:fill="FFFF00"/>
          </w:tcPr>
          <w:p w14:paraId="59B50CF5" w14:textId="27A5B36F" w:rsidR="00F43CF8" w:rsidRPr="00F43CF8" w:rsidRDefault="00F43CF8">
            <w:pPr>
              <w:rPr>
                <w:b/>
                <w:bCs/>
                <w:sz w:val="32"/>
                <w:szCs w:val="32"/>
                <w:rtl/>
              </w:rPr>
            </w:pPr>
            <w:r w:rsidRPr="00F43CF8">
              <w:rPr>
                <w:rFonts w:hint="cs"/>
                <w:b/>
                <w:bCs/>
                <w:sz w:val="32"/>
                <w:szCs w:val="32"/>
                <w:rtl/>
              </w:rPr>
              <w:t>שם</w:t>
            </w:r>
          </w:p>
        </w:tc>
        <w:tc>
          <w:tcPr>
            <w:tcW w:w="1941" w:type="dxa"/>
            <w:shd w:val="clear" w:color="auto" w:fill="FFC000"/>
          </w:tcPr>
          <w:p w14:paraId="11BEEF18" w14:textId="77777777" w:rsidR="00F43CF8" w:rsidRPr="00F43CF8" w:rsidRDefault="00F43CF8">
            <w:pPr>
              <w:rPr>
                <w:b/>
                <w:bCs/>
                <w:sz w:val="32"/>
                <w:szCs w:val="32"/>
                <w:rtl/>
              </w:rPr>
            </w:pPr>
            <w:r w:rsidRPr="00F43CF8">
              <w:rPr>
                <w:rFonts w:hint="cs"/>
                <w:b/>
                <w:bCs/>
                <w:sz w:val="32"/>
                <w:szCs w:val="32"/>
                <w:rtl/>
              </w:rPr>
              <w:t>כתובת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64E72842" w14:textId="77777777" w:rsidR="00F43CF8" w:rsidRPr="00F43CF8" w:rsidRDefault="00F43CF8">
            <w:pPr>
              <w:rPr>
                <w:b/>
                <w:bCs/>
                <w:sz w:val="32"/>
                <w:szCs w:val="32"/>
                <w:rtl/>
              </w:rPr>
            </w:pPr>
            <w:r w:rsidRPr="00F43CF8">
              <w:rPr>
                <w:rFonts w:hint="cs"/>
                <w:b/>
                <w:bCs/>
                <w:sz w:val="32"/>
                <w:szCs w:val="32"/>
                <w:rtl/>
              </w:rPr>
              <w:t>טלפון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13006331" w14:textId="77777777" w:rsidR="00F43CF8" w:rsidRPr="00F43CF8" w:rsidRDefault="00F43CF8">
            <w:pPr>
              <w:rPr>
                <w:b/>
                <w:bCs/>
                <w:sz w:val="32"/>
                <w:szCs w:val="32"/>
                <w:rtl/>
              </w:rPr>
            </w:pPr>
            <w:r w:rsidRPr="00F43CF8">
              <w:rPr>
                <w:rFonts w:hint="cs"/>
                <w:b/>
                <w:bCs/>
                <w:sz w:val="32"/>
                <w:szCs w:val="32"/>
                <w:rtl/>
              </w:rPr>
              <w:t>כיתה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10EA01E8" w14:textId="77777777" w:rsidR="00F43CF8" w:rsidRPr="00F43CF8" w:rsidRDefault="00F43CF8" w:rsidP="00DB072E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F43CF8">
              <w:rPr>
                <w:rFonts w:hint="cs"/>
                <w:b/>
                <w:bCs/>
                <w:sz w:val="32"/>
                <w:szCs w:val="32"/>
                <w:rtl/>
              </w:rPr>
              <w:t>יום הולדת</w:t>
            </w:r>
          </w:p>
        </w:tc>
      </w:tr>
      <w:tr w:rsidR="00F43CF8" w:rsidRPr="00F43CF8" w14:paraId="7F07E59C" w14:textId="77777777" w:rsidTr="00DB072E">
        <w:tc>
          <w:tcPr>
            <w:tcW w:w="1526" w:type="dxa"/>
            <w:shd w:val="clear" w:color="auto" w:fill="FFFF00"/>
          </w:tcPr>
          <w:p w14:paraId="4FD7B02A" w14:textId="77777777" w:rsidR="00F43CF8" w:rsidRPr="00F43CF8" w:rsidRDefault="00F43CF8">
            <w:pPr>
              <w:rPr>
                <w:sz w:val="24"/>
                <w:szCs w:val="24"/>
                <w:rtl/>
              </w:rPr>
            </w:pPr>
            <w:r w:rsidRPr="00F43CF8">
              <w:rPr>
                <w:rFonts w:hint="cs"/>
                <w:sz w:val="24"/>
                <w:szCs w:val="24"/>
                <w:rtl/>
              </w:rPr>
              <w:t>אסתי אורצל</w:t>
            </w:r>
          </w:p>
        </w:tc>
        <w:tc>
          <w:tcPr>
            <w:tcW w:w="1941" w:type="dxa"/>
            <w:shd w:val="clear" w:color="auto" w:fill="FFC000"/>
          </w:tcPr>
          <w:p w14:paraId="208E2DFA" w14:textId="77777777" w:rsidR="00F43CF8" w:rsidRPr="00F43CF8" w:rsidRDefault="00F43CF8">
            <w:pPr>
              <w:rPr>
                <w:sz w:val="24"/>
                <w:szCs w:val="24"/>
                <w:rtl/>
              </w:rPr>
            </w:pPr>
            <w:r w:rsidRPr="00F43CF8">
              <w:rPr>
                <w:rFonts w:hint="cs"/>
                <w:sz w:val="24"/>
                <w:szCs w:val="24"/>
                <w:rtl/>
              </w:rPr>
              <w:t>אור החיים 27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098686D2" w14:textId="77777777" w:rsidR="00F43CF8" w:rsidRPr="00F43CF8" w:rsidRDefault="00F43CF8">
            <w:pPr>
              <w:rPr>
                <w:sz w:val="24"/>
                <w:szCs w:val="24"/>
                <w:rtl/>
              </w:rPr>
            </w:pPr>
            <w:r w:rsidRPr="00F43CF8">
              <w:rPr>
                <w:rFonts w:hint="cs"/>
                <w:sz w:val="24"/>
                <w:szCs w:val="24"/>
                <w:rtl/>
              </w:rPr>
              <w:t>0534166140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08EEE635" w14:textId="77777777" w:rsidR="00F43CF8" w:rsidRPr="00F43CF8" w:rsidRDefault="00F43CF8">
            <w:pPr>
              <w:rPr>
                <w:sz w:val="24"/>
                <w:szCs w:val="24"/>
                <w:rtl/>
              </w:rPr>
            </w:pPr>
            <w:r w:rsidRPr="00F43CF8">
              <w:rPr>
                <w:rFonts w:hint="cs"/>
                <w:sz w:val="24"/>
                <w:szCs w:val="24"/>
                <w:rtl/>
              </w:rPr>
              <w:t>ה/3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50023068" w14:textId="77777777" w:rsidR="00F43CF8" w:rsidRPr="00F43CF8" w:rsidRDefault="00F43CF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י"ג סיון</w:t>
            </w:r>
          </w:p>
        </w:tc>
      </w:tr>
      <w:tr w:rsidR="00F43CF8" w:rsidRPr="00F43CF8" w14:paraId="61EE1A12" w14:textId="77777777" w:rsidTr="00DB072E">
        <w:tc>
          <w:tcPr>
            <w:tcW w:w="1526" w:type="dxa"/>
            <w:shd w:val="clear" w:color="auto" w:fill="FFFF00"/>
          </w:tcPr>
          <w:p w14:paraId="6D009E16" w14:textId="77777777" w:rsidR="00F43CF8" w:rsidRPr="00F43CF8" w:rsidRDefault="00666F84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רחלי גליק</w:t>
            </w:r>
          </w:p>
        </w:tc>
        <w:tc>
          <w:tcPr>
            <w:tcW w:w="1941" w:type="dxa"/>
            <w:shd w:val="clear" w:color="auto" w:fill="FFC000"/>
          </w:tcPr>
          <w:p w14:paraId="4BBD9B1E" w14:textId="77777777" w:rsidR="00F43CF8" w:rsidRPr="00F43CF8" w:rsidRDefault="00666F84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אמרי ברוך 6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43F4A1BE" w14:textId="77777777" w:rsidR="00F43CF8" w:rsidRPr="00F43CF8" w:rsidRDefault="00666F84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0504117736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1AEDD9AE" w14:textId="77777777" w:rsidR="00F43CF8" w:rsidRPr="00F43CF8" w:rsidRDefault="00666F84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ה/3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31C4B204" w14:textId="77777777" w:rsidR="00F43CF8" w:rsidRPr="00F43CF8" w:rsidRDefault="00666F84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י' סיוון</w:t>
            </w:r>
          </w:p>
        </w:tc>
      </w:tr>
      <w:tr w:rsidR="00F43CF8" w:rsidRPr="00F43CF8" w14:paraId="035B8DEF" w14:textId="77777777" w:rsidTr="00DB072E">
        <w:tc>
          <w:tcPr>
            <w:tcW w:w="1526" w:type="dxa"/>
            <w:shd w:val="clear" w:color="auto" w:fill="FFFF00"/>
          </w:tcPr>
          <w:p w14:paraId="066AFD7C" w14:textId="77777777" w:rsidR="00F43CF8" w:rsidRPr="00F43CF8" w:rsidRDefault="004B60D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שבי כהן</w:t>
            </w:r>
          </w:p>
        </w:tc>
        <w:tc>
          <w:tcPr>
            <w:tcW w:w="1941" w:type="dxa"/>
            <w:shd w:val="clear" w:color="auto" w:fill="FFC000"/>
          </w:tcPr>
          <w:p w14:paraId="518B2276" w14:textId="77777777" w:rsidR="00F43CF8" w:rsidRPr="00F43CF8" w:rsidRDefault="004B60D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רש"י 14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61B5ED58" w14:textId="77777777" w:rsidR="00F43CF8" w:rsidRPr="00F43CF8" w:rsidRDefault="004B60D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0527152305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1B5F3910" w14:textId="77777777" w:rsidR="00F43CF8" w:rsidRPr="00F43CF8" w:rsidRDefault="004B60D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ה/3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2F1CEA76" w14:textId="77777777" w:rsidR="00F43CF8" w:rsidRPr="00F43CF8" w:rsidRDefault="004B60D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י"ז חשוון</w:t>
            </w:r>
          </w:p>
        </w:tc>
      </w:tr>
      <w:tr w:rsidR="00F43CF8" w:rsidRPr="00F43CF8" w14:paraId="58FBEAA3" w14:textId="77777777" w:rsidTr="00DB072E">
        <w:tc>
          <w:tcPr>
            <w:tcW w:w="1526" w:type="dxa"/>
            <w:shd w:val="clear" w:color="auto" w:fill="FFFF00"/>
          </w:tcPr>
          <w:p w14:paraId="6A60ADDD" w14:textId="77777777" w:rsidR="00F43CF8" w:rsidRPr="00F43CF8" w:rsidRDefault="00225655">
            <w:pPr>
              <w:rPr>
                <w:sz w:val="24"/>
                <w:szCs w:val="24"/>
                <w:rtl/>
              </w:rPr>
            </w:pPr>
            <w:ins w:id="0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 xml:space="preserve">יעלי </w:t>
              </w:r>
              <w:proofErr w:type="spellStart"/>
              <w:r>
                <w:rPr>
                  <w:rFonts w:hint="cs"/>
                  <w:sz w:val="24"/>
                  <w:szCs w:val="24"/>
                  <w:rtl/>
                </w:rPr>
                <w:t>יעקבזון</w:t>
              </w:r>
            </w:ins>
            <w:proofErr w:type="spellEnd"/>
          </w:p>
        </w:tc>
        <w:tc>
          <w:tcPr>
            <w:tcW w:w="1941" w:type="dxa"/>
            <w:shd w:val="clear" w:color="auto" w:fill="FFC000"/>
          </w:tcPr>
          <w:p w14:paraId="19FADF4A" w14:textId="77777777" w:rsidR="00F43CF8" w:rsidRPr="00F43CF8" w:rsidRDefault="00225655">
            <w:pPr>
              <w:rPr>
                <w:sz w:val="24"/>
                <w:szCs w:val="24"/>
                <w:rtl/>
              </w:rPr>
            </w:pPr>
            <w:ins w:id="1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מתתיהו 20</w:t>
              </w:r>
            </w:ins>
          </w:p>
        </w:tc>
        <w:tc>
          <w:tcPr>
            <w:tcW w:w="2262" w:type="dxa"/>
            <w:shd w:val="clear" w:color="auto" w:fill="FFD966" w:themeFill="accent4" w:themeFillTint="99"/>
          </w:tcPr>
          <w:p w14:paraId="4854D1DB" w14:textId="77777777" w:rsidR="00F43CF8" w:rsidRPr="00F43CF8" w:rsidRDefault="00225655">
            <w:pPr>
              <w:rPr>
                <w:sz w:val="24"/>
                <w:szCs w:val="24"/>
                <w:rtl/>
              </w:rPr>
            </w:pPr>
            <w:ins w:id="2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0554002603</w:t>
              </w:r>
            </w:ins>
          </w:p>
        </w:tc>
        <w:tc>
          <w:tcPr>
            <w:tcW w:w="1083" w:type="dxa"/>
            <w:shd w:val="clear" w:color="auto" w:fill="FFE599" w:themeFill="accent4" w:themeFillTint="66"/>
          </w:tcPr>
          <w:p w14:paraId="79038C55" w14:textId="77777777" w:rsidR="00F43CF8" w:rsidRPr="00F43CF8" w:rsidRDefault="003A3190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ה/3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182B878D" w14:textId="77777777" w:rsidR="00F43CF8" w:rsidRPr="00F43CF8" w:rsidRDefault="00225655">
            <w:pPr>
              <w:rPr>
                <w:sz w:val="24"/>
                <w:szCs w:val="24"/>
                <w:rtl/>
              </w:rPr>
            </w:pPr>
            <w:ins w:id="3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כ"</w:t>
              </w:r>
            </w:ins>
            <w:r w:rsidR="003A3190">
              <w:rPr>
                <w:rFonts w:hint="cs"/>
                <w:sz w:val="24"/>
                <w:szCs w:val="24"/>
                <w:rtl/>
              </w:rPr>
              <w:t>ב אייר</w:t>
            </w:r>
          </w:p>
        </w:tc>
      </w:tr>
      <w:tr w:rsidR="00F43CF8" w:rsidRPr="00F43CF8" w14:paraId="6C919B00" w14:textId="77777777" w:rsidTr="00DB072E">
        <w:tc>
          <w:tcPr>
            <w:tcW w:w="1526" w:type="dxa"/>
            <w:shd w:val="clear" w:color="auto" w:fill="FFFF00"/>
          </w:tcPr>
          <w:p w14:paraId="536554D1" w14:textId="77777777" w:rsidR="00F43CF8" w:rsidRPr="00F43CF8" w:rsidRDefault="00225655">
            <w:pPr>
              <w:rPr>
                <w:sz w:val="24"/>
                <w:szCs w:val="24"/>
                <w:rtl/>
              </w:rPr>
            </w:pPr>
            <w:ins w:id="4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 xml:space="preserve">רותי </w:t>
              </w:r>
              <w:proofErr w:type="spellStart"/>
              <w:r>
                <w:rPr>
                  <w:rFonts w:hint="cs"/>
                  <w:sz w:val="24"/>
                  <w:szCs w:val="24"/>
                  <w:rtl/>
                </w:rPr>
                <w:t>שנדורפי</w:t>
              </w:r>
            </w:ins>
            <w:proofErr w:type="spellEnd"/>
          </w:p>
        </w:tc>
        <w:tc>
          <w:tcPr>
            <w:tcW w:w="1941" w:type="dxa"/>
            <w:shd w:val="clear" w:color="auto" w:fill="FFC000"/>
          </w:tcPr>
          <w:p w14:paraId="7173BB73" w14:textId="77777777" w:rsidR="00F43CF8" w:rsidRPr="00F43CF8" w:rsidRDefault="00225655">
            <w:pPr>
              <w:rPr>
                <w:sz w:val="24"/>
                <w:szCs w:val="24"/>
                <w:rtl/>
              </w:rPr>
            </w:pPr>
            <w:ins w:id="5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אפשטיין 3</w:t>
              </w:r>
            </w:ins>
          </w:p>
        </w:tc>
        <w:tc>
          <w:tcPr>
            <w:tcW w:w="2262" w:type="dxa"/>
            <w:shd w:val="clear" w:color="auto" w:fill="FFD966" w:themeFill="accent4" w:themeFillTint="99"/>
          </w:tcPr>
          <w:p w14:paraId="7FEB2FB2" w14:textId="77777777" w:rsidR="00F43CF8" w:rsidRPr="00F43CF8" w:rsidRDefault="00225655">
            <w:pPr>
              <w:rPr>
                <w:sz w:val="24"/>
                <w:szCs w:val="24"/>
                <w:rtl/>
              </w:rPr>
            </w:pPr>
            <w:ins w:id="6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0534147383</w:t>
              </w:r>
            </w:ins>
          </w:p>
        </w:tc>
        <w:tc>
          <w:tcPr>
            <w:tcW w:w="1083" w:type="dxa"/>
            <w:shd w:val="clear" w:color="auto" w:fill="FFE599" w:themeFill="accent4" w:themeFillTint="66"/>
          </w:tcPr>
          <w:p w14:paraId="7C91C8DB" w14:textId="0B1B9490" w:rsidR="00F43CF8" w:rsidRPr="00F43CF8" w:rsidRDefault="003A3190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7FD369DF" w14:textId="77777777" w:rsidR="00F43CF8" w:rsidRPr="00F43CF8" w:rsidRDefault="00225655">
            <w:pPr>
              <w:rPr>
                <w:sz w:val="24"/>
                <w:szCs w:val="24"/>
                <w:rtl/>
              </w:rPr>
            </w:pPr>
            <w:ins w:id="7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ל' חשון</w:t>
              </w:r>
            </w:ins>
          </w:p>
        </w:tc>
      </w:tr>
      <w:tr w:rsidR="00F43CF8" w:rsidRPr="00F43CF8" w14:paraId="567CFE22" w14:textId="77777777" w:rsidTr="00DB072E">
        <w:tc>
          <w:tcPr>
            <w:tcW w:w="1526" w:type="dxa"/>
            <w:shd w:val="clear" w:color="auto" w:fill="FFFF00"/>
          </w:tcPr>
          <w:p w14:paraId="28F44D1B" w14:textId="77777777" w:rsidR="00F43CF8" w:rsidRPr="00F43CF8" w:rsidRDefault="00225655">
            <w:pPr>
              <w:rPr>
                <w:sz w:val="24"/>
                <w:szCs w:val="24"/>
                <w:rtl/>
              </w:rPr>
            </w:pPr>
            <w:ins w:id="8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דבורי פישר</w:t>
              </w:r>
            </w:ins>
          </w:p>
        </w:tc>
        <w:tc>
          <w:tcPr>
            <w:tcW w:w="1941" w:type="dxa"/>
            <w:shd w:val="clear" w:color="auto" w:fill="FFC000"/>
          </w:tcPr>
          <w:p w14:paraId="3F3ED342" w14:textId="77777777" w:rsidR="00F43CF8" w:rsidRPr="00F43CF8" w:rsidRDefault="00225655">
            <w:pPr>
              <w:rPr>
                <w:sz w:val="24"/>
                <w:szCs w:val="24"/>
                <w:rtl/>
              </w:rPr>
            </w:pPr>
            <w:proofErr w:type="spellStart"/>
            <w:ins w:id="9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כהנמן</w:t>
              </w:r>
              <w:proofErr w:type="spellEnd"/>
              <w:r>
                <w:rPr>
                  <w:rFonts w:hint="cs"/>
                  <w:sz w:val="24"/>
                  <w:szCs w:val="24"/>
                  <w:rtl/>
                </w:rPr>
                <w:t xml:space="preserve"> 95</w:t>
              </w:r>
            </w:ins>
          </w:p>
        </w:tc>
        <w:tc>
          <w:tcPr>
            <w:tcW w:w="2262" w:type="dxa"/>
            <w:shd w:val="clear" w:color="auto" w:fill="FFD966" w:themeFill="accent4" w:themeFillTint="99"/>
          </w:tcPr>
          <w:p w14:paraId="683B6BA2" w14:textId="77777777" w:rsidR="00F43CF8" w:rsidRPr="00F43CF8" w:rsidRDefault="00225655">
            <w:pPr>
              <w:rPr>
                <w:sz w:val="24"/>
                <w:szCs w:val="24"/>
                <w:rtl/>
              </w:rPr>
            </w:pPr>
            <w:ins w:id="10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0527112183</w:t>
              </w:r>
            </w:ins>
          </w:p>
        </w:tc>
        <w:tc>
          <w:tcPr>
            <w:tcW w:w="1083" w:type="dxa"/>
            <w:shd w:val="clear" w:color="auto" w:fill="FFE599" w:themeFill="accent4" w:themeFillTint="66"/>
          </w:tcPr>
          <w:p w14:paraId="4A9D0BD4" w14:textId="77777777" w:rsidR="00F43CF8" w:rsidRPr="00F43CF8" w:rsidRDefault="003A3190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</w:t>
            </w:r>
            <w:ins w:id="11" w:author="hitmachut" w:date="2025-09-07T14:50:00Z">
              <w:r w:rsidR="00225655">
                <w:rPr>
                  <w:rFonts w:hint="cs"/>
                  <w:sz w:val="24"/>
                  <w:szCs w:val="24"/>
                  <w:rtl/>
                </w:rPr>
                <w:t>3</w:t>
              </w:r>
            </w:ins>
          </w:p>
        </w:tc>
        <w:tc>
          <w:tcPr>
            <w:tcW w:w="1484" w:type="dxa"/>
            <w:shd w:val="clear" w:color="auto" w:fill="FFF2CC" w:themeFill="accent4" w:themeFillTint="33"/>
          </w:tcPr>
          <w:p w14:paraId="05DBA607" w14:textId="3250A3A9" w:rsidR="00F43CF8" w:rsidRPr="00F43CF8" w:rsidRDefault="00D34F8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ז'</w:t>
            </w:r>
            <w:r w:rsidR="003A3190">
              <w:rPr>
                <w:rFonts w:hint="cs"/>
                <w:sz w:val="24"/>
                <w:szCs w:val="24"/>
                <w:rtl/>
              </w:rPr>
              <w:t xml:space="preserve"> אלול</w:t>
            </w:r>
          </w:p>
        </w:tc>
      </w:tr>
      <w:tr w:rsidR="00225655" w:rsidRPr="00F43CF8" w14:paraId="10D755FE" w14:textId="77777777" w:rsidTr="00DB072E">
        <w:trPr>
          <w:ins w:id="12" w:author="hitmachut" w:date="2025-09-07T14:50:00Z"/>
        </w:trPr>
        <w:tc>
          <w:tcPr>
            <w:tcW w:w="1526" w:type="dxa"/>
            <w:shd w:val="clear" w:color="auto" w:fill="FFFF00"/>
          </w:tcPr>
          <w:p w14:paraId="142E42E9" w14:textId="77777777" w:rsidR="00225655" w:rsidRPr="00F43CF8" w:rsidRDefault="003A3190" w:rsidP="00225655">
            <w:pPr>
              <w:rPr>
                <w:ins w:id="13" w:author="hitmachut" w:date="2025-09-07T14:50:00Z"/>
                <w:sz w:val="24"/>
                <w:szCs w:val="24"/>
                <w:rtl/>
              </w:rPr>
            </w:pPr>
            <w:ins w:id="14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ברכי קרביץ</w:t>
              </w:r>
            </w:ins>
          </w:p>
        </w:tc>
        <w:tc>
          <w:tcPr>
            <w:tcW w:w="1941" w:type="dxa"/>
            <w:shd w:val="clear" w:color="auto" w:fill="FFC000"/>
          </w:tcPr>
          <w:p w14:paraId="4DC98EFA" w14:textId="77777777" w:rsidR="00225655" w:rsidRPr="00F43CF8" w:rsidRDefault="003A3190" w:rsidP="00225655">
            <w:pPr>
              <w:rPr>
                <w:ins w:id="15" w:author="hitmachut" w:date="2025-09-07T14:50:00Z"/>
                <w:sz w:val="24"/>
                <w:szCs w:val="24"/>
                <w:rtl/>
              </w:rPr>
            </w:pPr>
            <w:proofErr w:type="spellStart"/>
            <w:ins w:id="16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פוברסקי</w:t>
              </w:r>
              <w:proofErr w:type="spellEnd"/>
              <w:r>
                <w:rPr>
                  <w:rFonts w:hint="cs"/>
                  <w:sz w:val="24"/>
                  <w:szCs w:val="24"/>
                  <w:rtl/>
                </w:rPr>
                <w:t xml:space="preserve"> 7</w:t>
              </w:r>
            </w:ins>
          </w:p>
        </w:tc>
        <w:tc>
          <w:tcPr>
            <w:tcW w:w="2262" w:type="dxa"/>
            <w:shd w:val="clear" w:color="auto" w:fill="FFD966" w:themeFill="accent4" w:themeFillTint="99"/>
          </w:tcPr>
          <w:p w14:paraId="487EFEB6" w14:textId="77777777" w:rsidR="00225655" w:rsidRPr="00F43CF8" w:rsidRDefault="003A3190" w:rsidP="00225655">
            <w:pPr>
              <w:rPr>
                <w:ins w:id="17" w:author="hitmachut" w:date="2025-09-07T14:50:00Z"/>
                <w:sz w:val="24"/>
                <w:szCs w:val="24"/>
                <w:rtl/>
              </w:rPr>
            </w:pPr>
            <w:ins w:id="18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0504166110</w:t>
              </w:r>
            </w:ins>
          </w:p>
        </w:tc>
        <w:tc>
          <w:tcPr>
            <w:tcW w:w="1083" w:type="dxa"/>
            <w:shd w:val="clear" w:color="auto" w:fill="FFE599" w:themeFill="accent4" w:themeFillTint="66"/>
          </w:tcPr>
          <w:p w14:paraId="4AFE698D" w14:textId="77777777" w:rsidR="00225655" w:rsidRPr="00F43CF8" w:rsidRDefault="003A3190" w:rsidP="00225655">
            <w:pPr>
              <w:rPr>
                <w:ins w:id="19" w:author="hitmachut" w:date="2025-09-07T14:50:00Z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ה/1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1D243378" w14:textId="77777777" w:rsidR="00225655" w:rsidRPr="00F43CF8" w:rsidRDefault="003A3190" w:rsidP="00225655">
            <w:pPr>
              <w:rPr>
                <w:ins w:id="20" w:author="hitmachut" w:date="2025-09-07T14:50:00Z"/>
                <w:sz w:val="24"/>
                <w:szCs w:val="24"/>
                <w:rtl/>
              </w:rPr>
            </w:pPr>
            <w:ins w:id="21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י"א</w:t>
              </w:r>
            </w:ins>
            <w:r>
              <w:rPr>
                <w:rFonts w:hint="cs"/>
                <w:sz w:val="24"/>
                <w:szCs w:val="24"/>
                <w:rtl/>
              </w:rPr>
              <w:t xml:space="preserve"> אייר</w:t>
            </w:r>
          </w:p>
        </w:tc>
      </w:tr>
      <w:tr w:rsidR="00F43CF8" w:rsidRPr="00F43CF8" w14:paraId="6CA7B1CD" w14:textId="77777777" w:rsidTr="00DB072E">
        <w:tc>
          <w:tcPr>
            <w:tcW w:w="1526" w:type="dxa"/>
            <w:shd w:val="clear" w:color="auto" w:fill="FFFF00"/>
          </w:tcPr>
          <w:p w14:paraId="300AAB1F" w14:textId="77777777" w:rsidR="00F43CF8" w:rsidRPr="00F43CF8" w:rsidRDefault="003A3190">
            <w:pPr>
              <w:rPr>
                <w:sz w:val="24"/>
                <w:szCs w:val="24"/>
                <w:rtl/>
              </w:rPr>
            </w:pPr>
            <w:ins w:id="22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דבורי וייס</w:t>
              </w:r>
            </w:ins>
          </w:p>
        </w:tc>
        <w:tc>
          <w:tcPr>
            <w:tcW w:w="1941" w:type="dxa"/>
            <w:shd w:val="clear" w:color="auto" w:fill="FFC000"/>
          </w:tcPr>
          <w:p w14:paraId="2453806E" w14:textId="77777777" w:rsidR="00F43CF8" w:rsidRPr="00F43CF8" w:rsidRDefault="003A3190">
            <w:pPr>
              <w:rPr>
                <w:sz w:val="24"/>
                <w:szCs w:val="24"/>
                <w:rtl/>
              </w:rPr>
            </w:pPr>
            <w:proofErr w:type="spellStart"/>
            <w:ins w:id="23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סורוצקין</w:t>
              </w:r>
              <w:proofErr w:type="spellEnd"/>
              <w:r>
                <w:rPr>
                  <w:rFonts w:hint="cs"/>
                  <w:sz w:val="24"/>
                  <w:szCs w:val="24"/>
                  <w:rtl/>
                </w:rPr>
                <w:t xml:space="preserve"> 7</w:t>
              </w:r>
            </w:ins>
          </w:p>
        </w:tc>
        <w:tc>
          <w:tcPr>
            <w:tcW w:w="2262" w:type="dxa"/>
            <w:shd w:val="clear" w:color="auto" w:fill="FFD966" w:themeFill="accent4" w:themeFillTint="99"/>
          </w:tcPr>
          <w:p w14:paraId="3272D055" w14:textId="77777777" w:rsidR="00F43CF8" w:rsidRPr="00F43CF8" w:rsidRDefault="003A3190">
            <w:pPr>
              <w:rPr>
                <w:sz w:val="24"/>
                <w:szCs w:val="24"/>
                <w:rtl/>
              </w:rPr>
            </w:pPr>
            <w:ins w:id="24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0534181898</w:t>
              </w:r>
            </w:ins>
          </w:p>
        </w:tc>
        <w:tc>
          <w:tcPr>
            <w:tcW w:w="1083" w:type="dxa"/>
            <w:shd w:val="clear" w:color="auto" w:fill="FFE599" w:themeFill="accent4" w:themeFillTint="66"/>
          </w:tcPr>
          <w:p w14:paraId="79AF1495" w14:textId="77777777" w:rsidR="00F43CF8" w:rsidRPr="00F43CF8" w:rsidRDefault="003A3190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ה/1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4CB591D0" w14:textId="77777777" w:rsidR="00F43CF8" w:rsidRPr="00F43CF8" w:rsidRDefault="003A3190">
            <w:pPr>
              <w:rPr>
                <w:sz w:val="24"/>
                <w:szCs w:val="24"/>
                <w:rtl/>
              </w:rPr>
            </w:pPr>
            <w:ins w:id="25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>כ"ה אב</w:t>
              </w:r>
            </w:ins>
          </w:p>
        </w:tc>
      </w:tr>
      <w:tr w:rsidR="009864ED" w:rsidRPr="00F43CF8" w14:paraId="770E93F6" w14:textId="77777777" w:rsidTr="00DB072E">
        <w:trPr>
          <w:ins w:id="26" w:author="hitmachut" w:date="2025-09-08T08:43:00Z"/>
        </w:trPr>
        <w:tc>
          <w:tcPr>
            <w:tcW w:w="1526" w:type="dxa"/>
            <w:shd w:val="clear" w:color="auto" w:fill="FFFF00"/>
          </w:tcPr>
          <w:p w14:paraId="764ED375" w14:textId="1CC5C2E6" w:rsidR="009864ED" w:rsidRDefault="009864ED">
            <w:pPr>
              <w:rPr>
                <w:ins w:id="27" w:author="hitmachut" w:date="2025-09-08T08:43:00Z"/>
                <w:sz w:val="24"/>
                <w:szCs w:val="24"/>
                <w:rtl/>
              </w:rPr>
            </w:pPr>
            <w:ins w:id="28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רחלי מן</w:t>
              </w:r>
            </w:ins>
          </w:p>
        </w:tc>
        <w:tc>
          <w:tcPr>
            <w:tcW w:w="1941" w:type="dxa"/>
            <w:shd w:val="clear" w:color="auto" w:fill="FFC000"/>
          </w:tcPr>
          <w:p w14:paraId="491335ED" w14:textId="19037F97" w:rsidR="009864ED" w:rsidRDefault="009864ED">
            <w:pPr>
              <w:rPr>
                <w:ins w:id="29" w:author="hitmachut" w:date="2025-09-08T08:43:00Z"/>
                <w:sz w:val="24"/>
                <w:szCs w:val="24"/>
                <w:rtl/>
              </w:rPr>
            </w:pPr>
            <w:ins w:id="30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עזרא 57</w:t>
              </w:r>
            </w:ins>
          </w:p>
        </w:tc>
        <w:tc>
          <w:tcPr>
            <w:tcW w:w="2262" w:type="dxa"/>
            <w:shd w:val="clear" w:color="auto" w:fill="FFD966" w:themeFill="accent4" w:themeFillTint="99"/>
          </w:tcPr>
          <w:p w14:paraId="010899D9" w14:textId="765810C4" w:rsidR="009864ED" w:rsidRDefault="009864ED">
            <w:pPr>
              <w:rPr>
                <w:ins w:id="31" w:author="hitmachut" w:date="2025-09-08T08:43:00Z"/>
                <w:sz w:val="24"/>
                <w:szCs w:val="24"/>
                <w:rtl/>
              </w:rPr>
            </w:pPr>
            <w:ins w:id="32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0534151878</w:t>
              </w:r>
            </w:ins>
          </w:p>
        </w:tc>
        <w:tc>
          <w:tcPr>
            <w:tcW w:w="1083" w:type="dxa"/>
            <w:shd w:val="clear" w:color="auto" w:fill="FFE599" w:themeFill="accent4" w:themeFillTint="66"/>
          </w:tcPr>
          <w:p w14:paraId="4202B7A7" w14:textId="0307214D" w:rsidR="009864ED" w:rsidRDefault="009864ED">
            <w:pPr>
              <w:rPr>
                <w:ins w:id="33" w:author="hitmachut" w:date="2025-09-08T08:43:00Z"/>
                <w:sz w:val="24"/>
                <w:szCs w:val="24"/>
                <w:rtl/>
              </w:rPr>
            </w:pPr>
            <w:ins w:id="34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ה'4</w:t>
              </w:r>
            </w:ins>
          </w:p>
        </w:tc>
        <w:tc>
          <w:tcPr>
            <w:tcW w:w="1484" w:type="dxa"/>
            <w:shd w:val="clear" w:color="auto" w:fill="FFF2CC" w:themeFill="accent4" w:themeFillTint="33"/>
          </w:tcPr>
          <w:p w14:paraId="7D4C66BE" w14:textId="78E23C36" w:rsidR="009864ED" w:rsidRDefault="009864ED">
            <w:pPr>
              <w:rPr>
                <w:ins w:id="35" w:author="hitmachut" w:date="2025-09-08T08:43:00Z"/>
                <w:sz w:val="24"/>
                <w:szCs w:val="24"/>
                <w:rtl/>
              </w:rPr>
            </w:pPr>
            <w:ins w:id="36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כ"א אייר</w:t>
              </w:r>
            </w:ins>
          </w:p>
        </w:tc>
      </w:tr>
      <w:tr w:rsidR="00F43CF8" w:rsidRPr="00F43CF8" w14:paraId="04922203" w14:textId="77777777" w:rsidTr="00DB072E">
        <w:tc>
          <w:tcPr>
            <w:tcW w:w="1526" w:type="dxa"/>
            <w:shd w:val="clear" w:color="auto" w:fill="FFFF00"/>
          </w:tcPr>
          <w:p w14:paraId="785CEC1F" w14:textId="5B9DE64D" w:rsidR="00601B61" w:rsidRPr="00F43CF8" w:rsidRDefault="00687A0D" w:rsidP="00B20583">
            <w:pPr>
              <w:rPr>
                <w:sz w:val="24"/>
                <w:szCs w:val="24"/>
                <w:rtl/>
              </w:rPr>
            </w:pPr>
            <w:ins w:id="37" w:author="hitmachut" w:date="2025-09-07T14:50:00Z">
              <w:r>
                <w:rPr>
                  <w:rFonts w:hint="cs"/>
                  <w:sz w:val="24"/>
                  <w:szCs w:val="24"/>
                  <w:rtl/>
                </w:rPr>
                <w:t xml:space="preserve">אפרת </w:t>
              </w:r>
              <w:proofErr w:type="spellStart"/>
              <w:r>
                <w:rPr>
                  <w:rFonts w:hint="cs"/>
                  <w:sz w:val="24"/>
                  <w:szCs w:val="24"/>
                  <w:rtl/>
                </w:rPr>
                <w:t>גרוסנ</w:t>
              </w:r>
            </w:ins>
            <w:r w:rsidR="00B20583">
              <w:rPr>
                <w:rFonts w:hint="cs"/>
                <w:sz w:val="24"/>
                <w:szCs w:val="24"/>
                <w:rtl/>
              </w:rPr>
              <w:t>ס</w:t>
            </w:r>
            <w:proofErr w:type="spellEnd"/>
          </w:p>
        </w:tc>
        <w:tc>
          <w:tcPr>
            <w:tcW w:w="1941" w:type="dxa"/>
            <w:shd w:val="clear" w:color="auto" w:fill="FFC000"/>
          </w:tcPr>
          <w:p w14:paraId="1FDB5BC6" w14:textId="77777777" w:rsidR="00F43CF8" w:rsidRPr="00F43CF8" w:rsidRDefault="00687A0D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פרדו 14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3D5C6DCE" w14:textId="77777777" w:rsidR="00F43CF8" w:rsidRPr="00F43CF8" w:rsidRDefault="00687A0D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0548549043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1DED5E7D" w14:textId="77777777" w:rsidR="00F43CF8" w:rsidRPr="00F43CF8" w:rsidRDefault="00687A0D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ה/1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364EB568" w14:textId="0CC8D141" w:rsidR="00F43CF8" w:rsidRPr="00F43CF8" w:rsidRDefault="00687A0D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ט"ו אלול</w:t>
            </w:r>
          </w:p>
        </w:tc>
      </w:tr>
      <w:tr w:rsidR="004972AF" w:rsidRPr="00F43CF8" w14:paraId="46558119" w14:textId="77777777" w:rsidTr="00DB072E">
        <w:trPr>
          <w:ins w:id="38" w:author="hitmachut" w:date="2025-09-08T08:43:00Z"/>
        </w:trPr>
        <w:tc>
          <w:tcPr>
            <w:tcW w:w="1526" w:type="dxa"/>
            <w:shd w:val="clear" w:color="auto" w:fill="FFFF00"/>
          </w:tcPr>
          <w:p w14:paraId="7F3F5184" w14:textId="44C98AA9" w:rsidR="004972AF" w:rsidRDefault="004972AF">
            <w:pPr>
              <w:rPr>
                <w:ins w:id="39" w:author="hitmachut" w:date="2025-09-08T08:43:00Z"/>
                <w:sz w:val="24"/>
                <w:szCs w:val="24"/>
                <w:rtl/>
              </w:rPr>
            </w:pPr>
            <w:ins w:id="40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אפרת בלוך</w:t>
              </w:r>
            </w:ins>
          </w:p>
        </w:tc>
        <w:tc>
          <w:tcPr>
            <w:tcW w:w="1941" w:type="dxa"/>
            <w:shd w:val="clear" w:color="auto" w:fill="FFC000"/>
          </w:tcPr>
          <w:p w14:paraId="3B271FBA" w14:textId="6E5361AE" w:rsidR="004972AF" w:rsidRDefault="004972AF">
            <w:pPr>
              <w:rPr>
                <w:ins w:id="41" w:author="hitmachut" w:date="2025-09-08T08:43:00Z"/>
                <w:sz w:val="24"/>
                <w:szCs w:val="24"/>
                <w:rtl/>
              </w:rPr>
            </w:pPr>
            <w:proofErr w:type="spellStart"/>
            <w:ins w:id="42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לנדא</w:t>
              </w:r>
              <w:proofErr w:type="spellEnd"/>
              <w:r>
                <w:rPr>
                  <w:rFonts w:hint="cs"/>
                  <w:sz w:val="24"/>
                  <w:szCs w:val="24"/>
                  <w:rtl/>
                </w:rPr>
                <w:t xml:space="preserve"> 7</w:t>
              </w:r>
            </w:ins>
          </w:p>
        </w:tc>
        <w:tc>
          <w:tcPr>
            <w:tcW w:w="2262" w:type="dxa"/>
            <w:shd w:val="clear" w:color="auto" w:fill="FFD966" w:themeFill="accent4" w:themeFillTint="99"/>
          </w:tcPr>
          <w:p w14:paraId="66F8F643" w14:textId="46364CBC" w:rsidR="004972AF" w:rsidRDefault="004972AF">
            <w:pPr>
              <w:rPr>
                <w:ins w:id="43" w:author="hitmachut" w:date="2025-09-08T08:43:00Z"/>
                <w:sz w:val="24"/>
                <w:szCs w:val="24"/>
                <w:rtl/>
              </w:rPr>
            </w:pPr>
            <w:ins w:id="44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0534176365</w:t>
              </w:r>
            </w:ins>
          </w:p>
        </w:tc>
        <w:tc>
          <w:tcPr>
            <w:tcW w:w="1083" w:type="dxa"/>
            <w:shd w:val="clear" w:color="auto" w:fill="FFE599" w:themeFill="accent4" w:themeFillTint="66"/>
          </w:tcPr>
          <w:p w14:paraId="780C646B" w14:textId="7A0E10B8" w:rsidR="004972AF" w:rsidRDefault="004972AF">
            <w:pPr>
              <w:rPr>
                <w:ins w:id="45" w:author="hitmachut" w:date="2025-09-08T08:43:00Z"/>
                <w:sz w:val="24"/>
                <w:szCs w:val="24"/>
                <w:rtl/>
              </w:rPr>
            </w:pPr>
            <w:ins w:id="46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ה7</w:t>
              </w:r>
            </w:ins>
          </w:p>
        </w:tc>
        <w:tc>
          <w:tcPr>
            <w:tcW w:w="1484" w:type="dxa"/>
            <w:shd w:val="clear" w:color="auto" w:fill="FFF2CC" w:themeFill="accent4" w:themeFillTint="33"/>
          </w:tcPr>
          <w:p w14:paraId="0E755549" w14:textId="1CACC8F5" w:rsidR="004972AF" w:rsidRDefault="004972AF">
            <w:pPr>
              <w:rPr>
                <w:ins w:id="47" w:author="hitmachut" w:date="2025-09-08T08:43:00Z"/>
                <w:sz w:val="24"/>
                <w:szCs w:val="24"/>
                <w:rtl/>
              </w:rPr>
            </w:pPr>
            <w:proofErr w:type="spellStart"/>
            <w:ins w:id="48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י''ז</w:t>
              </w:r>
              <w:proofErr w:type="spellEnd"/>
              <w:r>
                <w:rPr>
                  <w:rFonts w:hint="cs"/>
                  <w:sz w:val="24"/>
                  <w:szCs w:val="24"/>
                  <w:rtl/>
                </w:rPr>
                <w:t xml:space="preserve"> אלול</w:t>
              </w:r>
            </w:ins>
          </w:p>
        </w:tc>
      </w:tr>
      <w:tr w:rsidR="00F43CF8" w:rsidRPr="00F43CF8" w14:paraId="22003A23" w14:textId="77777777" w:rsidTr="00DB072E">
        <w:tc>
          <w:tcPr>
            <w:tcW w:w="1526" w:type="dxa"/>
            <w:shd w:val="clear" w:color="auto" w:fill="FFFF00"/>
          </w:tcPr>
          <w:p w14:paraId="752F8EA6" w14:textId="77777777" w:rsidR="00F43CF8" w:rsidRPr="00F43CF8" w:rsidRDefault="00050C2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חני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זוננשיין</w:t>
            </w:r>
            <w:proofErr w:type="spellEnd"/>
          </w:p>
        </w:tc>
        <w:tc>
          <w:tcPr>
            <w:tcW w:w="1941" w:type="dxa"/>
            <w:shd w:val="clear" w:color="auto" w:fill="FFC000"/>
          </w:tcPr>
          <w:p w14:paraId="3C807409" w14:textId="77777777" w:rsidR="00F43CF8" w:rsidRPr="00F43CF8" w:rsidRDefault="00050C2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פרל 4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26F04F51" w14:textId="77777777" w:rsidR="00F43CF8" w:rsidRPr="00F43CF8" w:rsidRDefault="00050C2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0534154011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6C1FAC4B" w14:textId="77777777" w:rsidR="00F43CF8" w:rsidRPr="00F43CF8" w:rsidRDefault="00050C2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ה/10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1621993B" w14:textId="77777777" w:rsidR="00F43CF8" w:rsidRPr="00F43CF8" w:rsidRDefault="00050C2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כ"ד אלול</w:t>
            </w:r>
          </w:p>
        </w:tc>
      </w:tr>
      <w:tr w:rsidR="00F43CF8" w:rsidRPr="00F43CF8" w14:paraId="217B7C44" w14:textId="77777777" w:rsidTr="00DB072E">
        <w:tc>
          <w:tcPr>
            <w:tcW w:w="1526" w:type="dxa"/>
            <w:shd w:val="clear" w:color="auto" w:fill="FFFF00"/>
          </w:tcPr>
          <w:p w14:paraId="7DC3120D" w14:textId="77777777" w:rsidR="00F43CF8" w:rsidRPr="00F43CF8" w:rsidRDefault="00050C2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מירי פרידמן</w:t>
            </w:r>
          </w:p>
        </w:tc>
        <w:tc>
          <w:tcPr>
            <w:tcW w:w="1941" w:type="dxa"/>
            <w:shd w:val="clear" w:color="auto" w:fill="FFC000"/>
          </w:tcPr>
          <w:p w14:paraId="3F98658C" w14:textId="77777777" w:rsidR="00F43CF8" w:rsidRPr="00F43CF8" w:rsidRDefault="000D0C3F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דקר 2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547C8A31" w14:textId="77777777" w:rsidR="00F43CF8" w:rsidRPr="00F43CF8" w:rsidRDefault="000D0C3F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0556714241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48CE6DF0" w14:textId="77777777" w:rsidR="00F43CF8" w:rsidRPr="00F43CF8" w:rsidRDefault="00DC1682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ה/10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325C7EDC" w14:textId="77777777" w:rsidR="00F43CF8" w:rsidRPr="00F43CF8" w:rsidRDefault="00DC1682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י"ט אדר</w:t>
            </w:r>
          </w:p>
        </w:tc>
      </w:tr>
      <w:tr w:rsidR="00F43CF8" w:rsidRPr="00F43CF8" w14:paraId="25C2D19B" w14:textId="77777777" w:rsidTr="00DB072E">
        <w:tc>
          <w:tcPr>
            <w:tcW w:w="1526" w:type="dxa"/>
            <w:shd w:val="clear" w:color="auto" w:fill="FFFF00"/>
          </w:tcPr>
          <w:p w14:paraId="195AF4FA" w14:textId="77777777" w:rsidR="00F43CF8" w:rsidRPr="00F43CF8" w:rsidRDefault="00050C2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תמר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רוזנבליט</w:t>
            </w:r>
            <w:proofErr w:type="spellEnd"/>
          </w:p>
        </w:tc>
        <w:tc>
          <w:tcPr>
            <w:tcW w:w="1941" w:type="dxa"/>
            <w:shd w:val="clear" w:color="auto" w:fill="FFC000"/>
          </w:tcPr>
          <w:p w14:paraId="5174DE1B" w14:textId="453B5211" w:rsidR="00F43CF8" w:rsidRPr="00F43CF8" w:rsidRDefault="00E24A80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יהודה הנשיא 54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0B798FFF" w14:textId="13BDCF28" w:rsidR="00F43CF8" w:rsidRPr="00F43CF8" w:rsidRDefault="00E24A80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0556739993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5195E97A" w14:textId="53C2DEA1" w:rsidR="00F43CF8" w:rsidRPr="00F43CF8" w:rsidRDefault="00E24A80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 10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7F2ABDDD" w14:textId="22AF8E6A" w:rsidR="00F43CF8" w:rsidRPr="00F43CF8" w:rsidRDefault="00E24A80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ב כסליו</w:t>
            </w:r>
          </w:p>
        </w:tc>
      </w:tr>
      <w:tr w:rsidR="00F43CF8" w:rsidRPr="00F43CF8" w14:paraId="569CEE1E" w14:textId="77777777" w:rsidTr="00DB072E">
        <w:tc>
          <w:tcPr>
            <w:tcW w:w="1526" w:type="dxa"/>
            <w:shd w:val="clear" w:color="auto" w:fill="FFFF00"/>
          </w:tcPr>
          <w:p w14:paraId="3DEFE6C6" w14:textId="77777777" w:rsidR="00F43CF8" w:rsidRPr="00F43CF8" w:rsidRDefault="009325F0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עטי כהן</w:t>
            </w:r>
          </w:p>
        </w:tc>
        <w:tc>
          <w:tcPr>
            <w:tcW w:w="1941" w:type="dxa"/>
            <w:shd w:val="clear" w:color="auto" w:fill="FFC000"/>
          </w:tcPr>
          <w:p w14:paraId="37750E00" w14:textId="77777777" w:rsidR="00F43CF8" w:rsidRPr="00F43CF8" w:rsidRDefault="0027429D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בן נריה 4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20A6E833" w14:textId="77777777" w:rsidR="00F43CF8" w:rsidRPr="00F43CF8" w:rsidRDefault="0027429D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0556735232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3E26A9F8" w14:textId="77777777" w:rsidR="00F43CF8" w:rsidRPr="00F43CF8" w:rsidRDefault="0027429D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ה/10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6C5366D5" w14:textId="77777777" w:rsidR="00F43CF8" w:rsidRPr="00F43CF8" w:rsidRDefault="0027429D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י"ט ניסן</w:t>
            </w:r>
          </w:p>
        </w:tc>
      </w:tr>
      <w:tr w:rsidR="00F43CF8" w:rsidRPr="00F43CF8" w14:paraId="02058FDF" w14:textId="77777777" w:rsidTr="00DB072E">
        <w:tc>
          <w:tcPr>
            <w:tcW w:w="1526" w:type="dxa"/>
            <w:shd w:val="clear" w:color="auto" w:fill="FFFF00"/>
          </w:tcPr>
          <w:p w14:paraId="5D67CEBC" w14:textId="77777777" w:rsidR="00F43CF8" w:rsidRPr="00F43CF8" w:rsidRDefault="009325F0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רותי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וינגרטן</w:t>
            </w:r>
            <w:proofErr w:type="spellEnd"/>
          </w:p>
        </w:tc>
        <w:tc>
          <w:tcPr>
            <w:tcW w:w="1941" w:type="dxa"/>
            <w:shd w:val="clear" w:color="auto" w:fill="FFC000"/>
          </w:tcPr>
          <w:p w14:paraId="7272FA54" w14:textId="77777777" w:rsidR="00F43CF8" w:rsidRPr="00F43CF8" w:rsidRDefault="00BD7F34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יונה הנביא </w:t>
            </w:r>
            <w:r w:rsidR="00222766">
              <w:rPr>
                <w:rFonts w:hint="cs"/>
                <w:sz w:val="24"/>
                <w:szCs w:val="24"/>
                <w:rtl/>
              </w:rPr>
              <w:t>27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3FFA6845" w14:textId="77777777" w:rsidR="00F43CF8" w:rsidRPr="00F43CF8" w:rsidRDefault="00222766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0556751213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047EED5F" w14:textId="77777777" w:rsidR="00F43CF8" w:rsidRPr="00F43CF8" w:rsidRDefault="00222766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ה/10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146501DF" w14:textId="77777777" w:rsidR="00222766" w:rsidRPr="00F43CF8" w:rsidRDefault="00222766" w:rsidP="00222766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ג' סיון</w:t>
            </w:r>
          </w:p>
        </w:tc>
      </w:tr>
      <w:tr w:rsidR="00F43CF8" w:rsidRPr="00F43CF8" w14:paraId="5132FFCA" w14:textId="77777777" w:rsidTr="00DB072E">
        <w:tc>
          <w:tcPr>
            <w:tcW w:w="1526" w:type="dxa"/>
            <w:shd w:val="clear" w:color="auto" w:fill="FFFF00"/>
          </w:tcPr>
          <w:p w14:paraId="2A6D18E8" w14:textId="77777777" w:rsidR="00F43CF8" w:rsidRPr="00F43CF8" w:rsidRDefault="009325F0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חיה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מנדלמן</w:t>
            </w:r>
            <w:proofErr w:type="spellEnd"/>
          </w:p>
        </w:tc>
        <w:tc>
          <w:tcPr>
            <w:tcW w:w="1941" w:type="dxa"/>
            <w:shd w:val="clear" w:color="auto" w:fill="FFC000"/>
          </w:tcPr>
          <w:p w14:paraId="36614D48" w14:textId="307E7AA9" w:rsidR="00F43CF8" w:rsidRPr="00F43CF8" w:rsidRDefault="000648C6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חנקין 8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4DDE9B32" w14:textId="504A1838" w:rsidR="00F43CF8" w:rsidRPr="00F43CF8" w:rsidRDefault="000648C6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0527145416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6FF4B769" w14:textId="7265F2B3" w:rsidR="00F43CF8" w:rsidRPr="00F43CF8" w:rsidRDefault="000648C6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ה'10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1A2D26B7" w14:textId="76AB5AA3" w:rsidR="00F43CF8" w:rsidRPr="00F43CF8" w:rsidRDefault="000648C6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כ"ט שבט</w:t>
            </w:r>
          </w:p>
        </w:tc>
      </w:tr>
      <w:tr w:rsidR="009D16BE" w:rsidRPr="00F43CF8" w14:paraId="44B6F9EF" w14:textId="77777777" w:rsidTr="00DB072E">
        <w:tc>
          <w:tcPr>
            <w:tcW w:w="1526" w:type="dxa"/>
            <w:shd w:val="clear" w:color="auto" w:fill="FFFF00"/>
          </w:tcPr>
          <w:p w14:paraId="2C8BC2E6" w14:textId="77777777" w:rsidR="009D16BE" w:rsidRPr="00F43CF8" w:rsidRDefault="009D16BE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יפי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טיקוצינסקי</w:t>
            </w:r>
            <w:proofErr w:type="spellEnd"/>
          </w:p>
        </w:tc>
        <w:tc>
          <w:tcPr>
            <w:tcW w:w="1941" w:type="dxa"/>
            <w:shd w:val="clear" w:color="auto" w:fill="FFC000"/>
          </w:tcPr>
          <w:p w14:paraId="08C0B538" w14:textId="77777777" w:rsidR="009D16BE" w:rsidRPr="00F43CF8" w:rsidRDefault="009D16BE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צפניה 9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63F4D9A4" w14:textId="77777777" w:rsidR="009D16BE" w:rsidRPr="00F43CF8" w:rsidRDefault="009D16BE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0548547222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434E608A" w14:textId="77777777" w:rsidR="009D16BE" w:rsidRPr="00F43CF8" w:rsidRDefault="009D16BE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ה/4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30DA608E" w14:textId="77777777" w:rsidR="009D16BE" w:rsidRPr="00F43CF8" w:rsidRDefault="009D16BE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כ"א סיון</w:t>
            </w:r>
          </w:p>
        </w:tc>
      </w:tr>
      <w:tr w:rsidR="009D16BE" w:rsidRPr="00F43CF8" w14:paraId="1860AC72" w14:textId="77777777" w:rsidTr="00DB072E">
        <w:tc>
          <w:tcPr>
            <w:tcW w:w="1526" w:type="dxa"/>
            <w:shd w:val="clear" w:color="auto" w:fill="FFFF00"/>
          </w:tcPr>
          <w:p w14:paraId="3A9F1134" w14:textId="77777777" w:rsidR="009D16BE" w:rsidRPr="00F43CF8" w:rsidRDefault="00222766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חיה  קולר</w:t>
            </w:r>
          </w:p>
        </w:tc>
        <w:tc>
          <w:tcPr>
            <w:tcW w:w="1941" w:type="dxa"/>
            <w:shd w:val="clear" w:color="auto" w:fill="FFC000"/>
          </w:tcPr>
          <w:p w14:paraId="0363C765" w14:textId="77777777" w:rsidR="009D16BE" w:rsidRPr="00F43CF8" w:rsidRDefault="00222766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מלצר 38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25E51674" w14:textId="77777777" w:rsidR="009D16BE" w:rsidRPr="00F43CF8" w:rsidRDefault="00222766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0534120881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609B32C9" w14:textId="77777777" w:rsidR="009D16BE" w:rsidRPr="00F43CF8" w:rsidRDefault="00222766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ה.7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3CF83045" w14:textId="77777777" w:rsidR="009D16BE" w:rsidRPr="00F43CF8" w:rsidRDefault="00222766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כ"ח תשרי</w:t>
            </w:r>
          </w:p>
        </w:tc>
      </w:tr>
      <w:tr w:rsidR="009D16BE" w:rsidRPr="00F43CF8" w14:paraId="1302D6B1" w14:textId="77777777" w:rsidTr="00DB072E">
        <w:tc>
          <w:tcPr>
            <w:tcW w:w="1526" w:type="dxa"/>
            <w:shd w:val="clear" w:color="auto" w:fill="FFFF00"/>
          </w:tcPr>
          <w:p w14:paraId="4FC46209" w14:textId="2E152636" w:rsidR="009D16BE" w:rsidRPr="00F43CF8" w:rsidRDefault="00DC498C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שיפי כהן</w:t>
            </w:r>
          </w:p>
        </w:tc>
        <w:tc>
          <w:tcPr>
            <w:tcW w:w="1941" w:type="dxa"/>
            <w:shd w:val="clear" w:color="auto" w:fill="FFC000"/>
          </w:tcPr>
          <w:p w14:paraId="3BF1DE31" w14:textId="5BE62833" w:rsidR="009D16BE" w:rsidRPr="00F43CF8" w:rsidRDefault="00DC498C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אהרון דב  7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48E5DF5B" w14:textId="6B3C3A15" w:rsidR="009D16BE" w:rsidRPr="00F43CF8" w:rsidRDefault="00DC498C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0556752768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35B692EE" w14:textId="4285F762" w:rsidR="009D16BE" w:rsidRPr="00F43CF8" w:rsidRDefault="00DC498C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ה/7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382F8B61" w14:textId="0D37D301" w:rsidR="009D16BE" w:rsidRPr="00F43CF8" w:rsidRDefault="00DC498C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כ"ח תשרי</w:t>
            </w:r>
          </w:p>
        </w:tc>
      </w:tr>
      <w:tr w:rsidR="00DC498C" w:rsidRPr="00F43CF8" w14:paraId="47C505EF" w14:textId="77777777" w:rsidTr="00DB072E">
        <w:tc>
          <w:tcPr>
            <w:tcW w:w="1526" w:type="dxa"/>
            <w:shd w:val="clear" w:color="auto" w:fill="FFFF00"/>
          </w:tcPr>
          <w:p w14:paraId="67C6111B" w14:textId="7DFDC8E0" w:rsidR="00DC498C" w:rsidRDefault="00DC498C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שפרה רביץ</w:t>
            </w:r>
          </w:p>
        </w:tc>
        <w:tc>
          <w:tcPr>
            <w:tcW w:w="1941" w:type="dxa"/>
            <w:shd w:val="clear" w:color="auto" w:fill="FFC000"/>
          </w:tcPr>
          <w:p w14:paraId="348B2442" w14:textId="02E05ED3" w:rsidR="00DC498C" w:rsidRDefault="00DC498C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הגליל 117 חיפה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58FABD95" w14:textId="17DAD5C3" w:rsidR="00DC498C" w:rsidRDefault="00DC498C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0548534139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2647F384" w14:textId="5F1318D8" w:rsidR="00DC498C" w:rsidRDefault="00DC498C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ה/7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3155E87E" w14:textId="2CE78DA8" w:rsidR="00DC498C" w:rsidRDefault="00DC498C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ב' חשון</w:t>
            </w:r>
          </w:p>
        </w:tc>
      </w:tr>
      <w:tr w:rsidR="00B514A2" w:rsidRPr="00F43CF8" w14:paraId="4C13A80F" w14:textId="77777777" w:rsidTr="00DB072E">
        <w:trPr>
          <w:ins w:id="49" w:author="hitmachut" w:date="2025-09-08T08:43:00Z"/>
        </w:trPr>
        <w:tc>
          <w:tcPr>
            <w:tcW w:w="1526" w:type="dxa"/>
            <w:shd w:val="clear" w:color="auto" w:fill="FFFF00"/>
          </w:tcPr>
          <w:p w14:paraId="3248A919" w14:textId="72FFC737" w:rsidR="00B514A2" w:rsidRDefault="00B514A2" w:rsidP="009D16BE">
            <w:pPr>
              <w:rPr>
                <w:ins w:id="50" w:author="hitmachut" w:date="2025-09-08T08:43:00Z"/>
                <w:sz w:val="24"/>
                <w:szCs w:val="24"/>
                <w:rtl/>
              </w:rPr>
            </w:pPr>
            <w:ins w:id="51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מירי קולין</w:t>
              </w:r>
            </w:ins>
          </w:p>
        </w:tc>
        <w:tc>
          <w:tcPr>
            <w:tcW w:w="1941" w:type="dxa"/>
            <w:shd w:val="clear" w:color="auto" w:fill="FFC000"/>
          </w:tcPr>
          <w:p w14:paraId="288BF0A9" w14:textId="5828EEA3" w:rsidR="00B514A2" w:rsidRDefault="00B514A2" w:rsidP="009D16BE">
            <w:pPr>
              <w:rPr>
                <w:ins w:id="52" w:author="hitmachut" w:date="2025-09-08T08:43:00Z"/>
                <w:sz w:val="24"/>
                <w:szCs w:val="24"/>
                <w:rtl/>
              </w:rPr>
            </w:pPr>
            <w:ins w:id="53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סוקולוב 8</w:t>
              </w:r>
            </w:ins>
          </w:p>
        </w:tc>
        <w:tc>
          <w:tcPr>
            <w:tcW w:w="2262" w:type="dxa"/>
            <w:shd w:val="clear" w:color="auto" w:fill="FFD966" w:themeFill="accent4" w:themeFillTint="99"/>
          </w:tcPr>
          <w:p w14:paraId="1B9C4F4D" w14:textId="63F40298" w:rsidR="00B514A2" w:rsidRDefault="00B514A2" w:rsidP="009D16BE">
            <w:pPr>
              <w:rPr>
                <w:ins w:id="54" w:author="hitmachut" w:date="2025-09-08T08:43:00Z"/>
                <w:sz w:val="24"/>
                <w:szCs w:val="24"/>
                <w:rtl/>
              </w:rPr>
            </w:pPr>
            <w:ins w:id="55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0556736065</w:t>
              </w:r>
            </w:ins>
          </w:p>
        </w:tc>
        <w:tc>
          <w:tcPr>
            <w:tcW w:w="1083" w:type="dxa"/>
            <w:shd w:val="clear" w:color="auto" w:fill="FFE599" w:themeFill="accent4" w:themeFillTint="66"/>
          </w:tcPr>
          <w:p w14:paraId="569AF086" w14:textId="08CDF254" w:rsidR="00B514A2" w:rsidRDefault="00B514A2" w:rsidP="009D16BE">
            <w:pPr>
              <w:rPr>
                <w:ins w:id="56" w:author="hitmachut" w:date="2025-09-08T08:43:00Z"/>
                <w:sz w:val="24"/>
                <w:szCs w:val="24"/>
                <w:rtl/>
              </w:rPr>
            </w:pPr>
            <w:ins w:id="57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ה/4</w:t>
              </w:r>
            </w:ins>
          </w:p>
        </w:tc>
        <w:tc>
          <w:tcPr>
            <w:tcW w:w="1484" w:type="dxa"/>
            <w:shd w:val="clear" w:color="auto" w:fill="FFF2CC" w:themeFill="accent4" w:themeFillTint="33"/>
          </w:tcPr>
          <w:p w14:paraId="110A1D53" w14:textId="48CA2706" w:rsidR="00B514A2" w:rsidRDefault="00B514A2" w:rsidP="009D16BE">
            <w:pPr>
              <w:rPr>
                <w:ins w:id="58" w:author="hitmachut" w:date="2025-09-08T08:43:00Z"/>
                <w:sz w:val="24"/>
                <w:szCs w:val="24"/>
                <w:rtl/>
              </w:rPr>
            </w:pPr>
            <w:ins w:id="59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א' תמוז</w:t>
              </w:r>
            </w:ins>
          </w:p>
        </w:tc>
      </w:tr>
      <w:tr w:rsidR="00D420F4" w:rsidRPr="00F43CF8" w14:paraId="5E7163BD" w14:textId="77777777" w:rsidTr="00DB072E">
        <w:trPr>
          <w:ins w:id="60" w:author="hitmachut" w:date="2025-09-08T08:43:00Z"/>
        </w:trPr>
        <w:tc>
          <w:tcPr>
            <w:tcW w:w="1526" w:type="dxa"/>
            <w:shd w:val="clear" w:color="auto" w:fill="FFFF00"/>
          </w:tcPr>
          <w:p w14:paraId="27EF581E" w14:textId="095640ED" w:rsidR="00D420F4" w:rsidRDefault="00D420F4" w:rsidP="009D16BE">
            <w:pPr>
              <w:rPr>
                <w:ins w:id="61" w:author="hitmachut" w:date="2025-09-08T08:43:00Z"/>
                <w:sz w:val="24"/>
                <w:szCs w:val="24"/>
                <w:rtl/>
              </w:rPr>
            </w:pPr>
            <w:ins w:id="62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 xml:space="preserve">ציפי </w:t>
              </w:r>
              <w:proofErr w:type="spellStart"/>
              <w:r>
                <w:rPr>
                  <w:rFonts w:hint="cs"/>
                  <w:sz w:val="24"/>
                  <w:szCs w:val="24"/>
                  <w:rtl/>
                </w:rPr>
                <w:t>גינזבורג</w:t>
              </w:r>
              <w:proofErr w:type="spellEnd"/>
            </w:ins>
          </w:p>
        </w:tc>
        <w:tc>
          <w:tcPr>
            <w:tcW w:w="1941" w:type="dxa"/>
            <w:shd w:val="clear" w:color="auto" w:fill="FFC000"/>
          </w:tcPr>
          <w:p w14:paraId="241440A1" w14:textId="4C45F211" w:rsidR="00D420F4" w:rsidRDefault="00D420F4" w:rsidP="009D16BE">
            <w:pPr>
              <w:rPr>
                <w:ins w:id="63" w:author="hitmachut" w:date="2025-09-08T08:43:00Z"/>
                <w:sz w:val="24"/>
                <w:szCs w:val="24"/>
                <w:rtl/>
              </w:rPr>
            </w:pPr>
            <w:ins w:id="64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ירושלים 21</w:t>
              </w:r>
            </w:ins>
          </w:p>
        </w:tc>
        <w:tc>
          <w:tcPr>
            <w:tcW w:w="2262" w:type="dxa"/>
            <w:shd w:val="clear" w:color="auto" w:fill="FFD966" w:themeFill="accent4" w:themeFillTint="99"/>
          </w:tcPr>
          <w:p w14:paraId="38003023" w14:textId="131CFC30" w:rsidR="00D420F4" w:rsidRDefault="00D420F4" w:rsidP="009D16BE">
            <w:pPr>
              <w:rPr>
                <w:ins w:id="65" w:author="hitmachut" w:date="2025-09-08T08:43:00Z"/>
                <w:sz w:val="24"/>
                <w:szCs w:val="24"/>
                <w:rtl/>
              </w:rPr>
            </w:pPr>
            <w:ins w:id="66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0534133904</w:t>
              </w:r>
            </w:ins>
          </w:p>
        </w:tc>
        <w:tc>
          <w:tcPr>
            <w:tcW w:w="1083" w:type="dxa"/>
            <w:shd w:val="clear" w:color="auto" w:fill="FFE599" w:themeFill="accent4" w:themeFillTint="66"/>
          </w:tcPr>
          <w:p w14:paraId="7A438BC6" w14:textId="41460351" w:rsidR="00D420F4" w:rsidRDefault="00D420F4" w:rsidP="009D16BE">
            <w:pPr>
              <w:rPr>
                <w:ins w:id="67" w:author="hitmachut" w:date="2025-09-08T08:43:00Z"/>
                <w:sz w:val="24"/>
                <w:szCs w:val="24"/>
                <w:rtl/>
              </w:rPr>
            </w:pPr>
            <w:ins w:id="68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ה'9</w:t>
              </w:r>
            </w:ins>
          </w:p>
        </w:tc>
        <w:tc>
          <w:tcPr>
            <w:tcW w:w="1484" w:type="dxa"/>
            <w:shd w:val="clear" w:color="auto" w:fill="FFF2CC" w:themeFill="accent4" w:themeFillTint="33"/>
          </w:tcPr>
          <w:p w14:paraId="0C561BB3" w14:textId="36F1FD61" w:rsidR="00D420F4" w:rsidRDefault="00D420F4" w:rsidP="009D16BE">
            <w:pPr>
              <w:rPr>
                <w:ins w:id="69" w:author="hitmachut" w:date="2025-09-08T08:43:00Z"/>
                <w:sz w:val="24"/>
                <w:szCs w:val="24"/>
                <w:rtl/>
              </w:rPr>
            </w:pPr>
            <w:ins w:id="70" w:author="hitmachut" w:date="2025-09-08T08:43:00Z">
              <w:r>
                <w:rPr>
                  <w:rFonts w:hint="cs"/>
                  <w:sz w:val="24"/>
                  <w:szCs w:val="24"/>
                  <w:rtl/>
                </w:rPr>
                <w:t>ח' אב</w:t>
              </w:r>
            </w:ins>
          </w:p>
        </w:tc>
      </w:tr>
      <w:tr w:rsidR="00FD402C" w:rsidRPr="00F43CF8" w14:paraId="1BE9E59B" w14:textId="77777777" w:rsidTr="00DB072E">
        <w:tc>
          <w:tcPr>
            <w:tcW w:w="1526" w:type="dxa"/>
            <w:shd w:val="clear" w:color="auto" w:fill="FFFF00"/>
          </w:tcPr>
          <w:p w14:paraId="5FF02EEB" w14:textId="2B5D9773" w:rsidR="00FD402C" w:rsidRDefault="00FD402C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ציפי רוט</w:t>
            </w:r>
          </w:p>
        </w:tc>
        <w:tc>
          <w:tcPr>
            <w:tcW w:w="1941" w:type="dxa"/>
            <w:shd w:val="clear" w:color="auto" w:fill="FFC000"/>
          </w:tcPr>
          <w:p w14:paraId="1C44D90C" w14:textId="7DCD468B" w:rsidR="00FD402C" w:rsidRDefault="00FD402C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אבטליון 16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18475583" w14:textId="55C1F4AD" w:rsidR="00FD402C" w:rsidRDefault="00FD402C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0548582894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03A84641" w14:textId="2EEAA89D" w:rsidR="00FD402C" w:rsidRDefault="00FD402C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ה'6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699BDFE9" w14:textId="5EDE114A" w:rsidR="00FD402C" w:rsidRDefault="00FD402C" w:rsidP="00FD402C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ט"ז תשרי</w:t>
            </w:r>
          </w:p>
        </w:tc>
      </w:tr>
      <w:tr w:rsidR="004C79A4" w:rsidRPr="00F43CF8" w14:paraId="7DB6A70F" w14:textId="77777777" w:rsidTr="00DB072E">
        <w:tc>
          <w:tcPr>
            <w:tcW w:w="1526" w:type="dxa"/>
            <w:shd w:val="clear" w:color="auto" w:fill="FFFF00"/>
          </w:tcPr>
          <w:p w14:paraId="23681215" w14:textId="0B0052B7" w:rsidR="004C79A4" w:rsidRDefault="004C79A4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לאה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פיליפובסקי</w:t>
            </w:r>
            <w:proofErr w:type="spellEnd"/>
          </w:p>
        </w:tc>
        <w:tc>
          <w:tcPr>
            <w:tcW w:w="1941" w:type="dxa"/>
            <w:shd w:val="clear" w:color="auto" w:fill="FFC000"/>
          </w:tcPr>
          <w:p w14:paraId="6A8A63C7" w14:textId="71B198CB" w:rsidR="004C79A4" w:rsidRDefault="004C79A4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גורדון 11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5A22B351" w14:textId="7AF43CB9" w:rsidR="004C79A4" w:rsidRDefault="004C79A4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0527153601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00460518" w14:textId="39C9E460" w:rsidR="004C79A4" w:rsidRDefault="004C79A4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ה'5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193E14F4" w14:textId="085DC6A7" w:rsidR="004C79A4" w:rsidRDefault="004C79A4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כ"ד תשרי</w:t>
            </w:r>
          </w:p>
        </w:tc>
      </w:tr>
      <w:tr w:rsidR="003767ED" w:rsidRPr="00F43CF8" w14:paraId="06875AFB" w14:textId="77777777" w:rsidTr="00DB072E">
        <w:tc>
          <w:tcPr>
            <w:tcW w:w="1526" w:type="dxa"/>
            <w:shd w:val="clear" w:color="auto" w:fill="FFFF00"/>
          </w:tcPr>
          <w:p w14:paraId="2F81B1CA" w14:textId="26AC4830" w:rsidR="003767ED" w:rsidRDefault="003767ED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תמי כהנא</w:t>
            </w:r>
          </w:p>
        </w:tc>
        <w:tc>
          <w:tcPr>
            <w:tcW w:w="1941" w:type="dxa"/>
            <w:shd w:val="clear" w:color="auto" w:fill="FFC000"/>
          </w:tcPr>
          <w:p w14:paraId="1D8E57EB" w14:textId="74F0412D" w:rsidR="003767ED" w:rsidRDefault="003767ED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הרב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דסלר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18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78CF9B6C" w14:textId="02D49E61" w:rsidR="003767ED" w:rsidRDefault="003767ED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0533128092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4F8A8242" w14:textId="1C728D55" w:rsidR="003767ED" w:rsidRDefault="003767ED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ה'2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0FB3F9EB" w14:textId="6F67A4D0" w:rsidR="003767ED" w:rsidRDefault="003767ED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י"ח סיוון</w:t>
            </w:r>
          </w:p>
        </w:tc>
      </w:tr>
      <w:tr w:rsidR="000648C6" w:rsidRPr="00F43CF8" w14:paraId="1C3752AB" w14:textId="77777777" w:rsidTr="00DB072E">
        <w:tc>
          <w:tcPr>
            <w:tcW w:w="1526" w:type="dxa"/>
            <w:shd w:val="clear" w:color="auto" w:fill="FFFF00"/>
          </w:tcPr>
          <w:p w14:paraId="40C58BB6" w14:textId="46DD2404" w:rsidR="000648C6" w:rsidRDefault="000648C6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ברכי בקר</w:t>
            </w:r>
          </w:p>
        </w:tc>
        <w:tc>
          <w:tcPr>
            <w:tcW w:w="1941" w:type="dxa"/>
            <w:shd w:val="clear" w:color="auto" w:fill="FFC000"/>
          </w:tcPr>
          <w:p w14:paraId="758D9FC7" w14:textId="50A6F83C" w:rsidR="000648C6" w:rsidRDefault="000648C6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מרים הנביאה 6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55378D41" w14:textId="091FA7BB" w:rsidR="000648C6" w:rsidRDefault="000648C6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0534155470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4F32C91C" w14:textId="3EA5468D" w:rsidR="000648C6" w:rsidRDefault="000648C6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ה'7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6A5A107C" w14:textId="6D1CB9FA" w:rsidR="000648C6" w:rsidRDefault="000648C6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י' תשרי</w:t>
            </w:r>
          </w:p>
        </w:tc>
      </w:tr>
      <w:tr w:rsidR="003767ED" w:rsidRPr="00F43CF8" w14:paraId="56319612" w14:textId="77777777" w:rsidTr="00DB072E">
        <w:tc>
          <w:tcPr>
            <w:tcW w:w="1526" w:type="dxa"/>
            <w:shd w:val="clear" w:color="auto" w:fill="FFFF00"/>
          </w:tcPr>
          <w:p w14:paraId="4463EA79" w14:textId="44BB67BF" w:rsidR="003767ED" w:rsidRDefault="003767ED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שרי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דונט</w:t>
            </w:r>
            <w:proofErr w:type="spellEnd"/>
          </w:p>
        </w:tc>
        <w:tc>
          <w:tcPr>
            <w:tcW w:w="1941" w:type="dxa"/>
            <w:shd w:val="clear" w:color="auto" w:fill="FFC000"/>
          </w:tcPr>
          <w:p w14:paraId="4826F913" w14:textId="3B6EB9BD" w:rsidR="003767ED" w:rsidRDefault="003767ED" w:rsidP="009D16BE">
            <w:pPr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כהנמן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69 ב'</w:t>
            </w:r>
          </w:p>
        </w:tc>
        <w:tc>
          <w:tcPr>
            <w:tcW w:w="2262" w:type="dxa"/>
            <w:shd w:val="clear" w:color="auto" w:fill="FFD966" w:themeFill="accent4" w:themeFillTint="99"/>
          </w:tcPr>
          <w:p w14:paraId="1A2E34EE" w14:textId="6BCCF38B" w:rsidR="003767ED" w:rsidRDefault="003767ED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0556756034</w:t>
            </w:r>
          </w:p>
        </w:tc>
        <w:tc>
          <w:tcPr>
            <w:tcW w:w="1083" w:type="dxa"/>
            <w:shd w:val="clear" w:color="auto" w:fill="FFE599" w:themeFill="accent4" w:themeFillTint="66"/>
          </w:tcPr>
          <w:p w14:paraId="79B15EEE" w14:textId="07848B38" w:rsidR="003767ED" w:rsidRDefault="003767ED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ה'8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14:paraId="2493D3D0" w14:textId="7617F824" w:rsidR="003767ED" w:rsidRDefault="003767ED" w:rsidP="009D16BE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כ' אייר</w:t>
            </w:r>
          </w:p>
        </w:tc>
      </w:tr>
    </w:tbl>
    <w:p w14:paraId="6EF2FE98" w14:textId="77777777" w:rsidR="00DC7F8A" w:rsidRDefault="00F43CF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7A73F" wp14:editId="207B2F1C">
                <wp:simplePos x="0" y="0"/>
                <wp:positionH relativeFrom="margin">
                  <wp:align>right</wp:align>
                </wp:positionH>
                <wp:positionV relativeFrom="paragraph">
                  <wp:posOffset>-1905</wp:posOffset>
                </wp:positionV>
                <wp:extent cx="5280660" cy="731520"/>
                <wp:effectExtent l="0" t="0" r="0" b="0"/>
                <wp:wrapNone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66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378181" w14:textId="77777777" w:rsidR="00F43CF8" w:rsidRPr="00F43CF8" w:rsidRDefault="00F43CF8" w:rsidP="00FD402C">
                            <w:pPr>
                              <w:rPr>
                                <w:color w:val="000000" w:themeColor="text1"/>
                                <w:sz w:val="72"/>
                                <w:szCs w:val="7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7A73F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364.6pt;margin-top:-.15pt;width:415.8pt;height:57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" filled="f" stroked="f">
                <v:textbox>
                  <w:txbxContent>
                    <w:p w14:paraId="44378181" w14:textId="77777777" w:rsidR="00F43CF8" w:rsidRPr="00F43CF8" w:rsidRDefault="00F43CF8" w:rsidP="00FD402C">
                      <w:pPr>
                        <w:rPr>
                          <w:color w:val="000000" w:themeColor="text1"/>
                          <w:sz w:val="72"/>
                          <w:szCs w:val="7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1DF331" w14:textId="77777777" w:rsidR="004B60D9" w:rsidRDefault="004B60D9"/>
    <w:sectPr w:rsidR="004B60D9" w:rsidSect="0088251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itmachut">
    <w15:presenceInfo w15:providerId="AD" w15:userId="S-1-5-21-2723205124-2631380257-3050870076-26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F8"/>
    <w:rsid w:val="00050C29"/>
    <w:rsid w:val="000648C6"/>
    <w:rsid w:val="000D0C3F"/>
    <w:rsid w:val="0014197C"/>
    <w:rsid w:val="00222766"/>
    <w:rsid w:val="00225655"/>
    <w:rsid w:val="002353CD"/>
    <w:rsid w:val="0027429D"/>
    <w:rsid w:val="003767ED"/>
    <w:rsid w:val="003A3190"/>
    <w:rsid w:val="00422D77"/>
    <w:rsid w:val="004972AF"/>
    <w:rsid w:val="004B60D9"/>
    <w:rsid w:val="004C79A4"/>
    <w:rsid w:val="004E497D"/>
    <w:rsid w:val="00575ECA"/>
    <w:rsid w:val="00601B61"/>
    <w:rsid w:val="00666F84"/>
    <w:rsid w:val="00687A0D"/>
    <w:rsid w:val="007D4B86"/>
    <w:rsid w:val="0088251C"/>
    <w:rsid w:val="00921E99"/>
    <w:rsid w:val="009325F0"/>
    <w:rsid w:val="009864ED"/>
    <w:rsid w:val="009D16BE"/>
    <w:rsid w:val="00B20583"/>
    <w:rsid w:val="00B42691"/>
    <w:rsid w:val="00B514A2"/>
    <w:rsid w:val="00BD7F34"/>
    <w:rsid w:val="00C70B36"/>
    <w:rsid w:val="00D34F89"/>
    <w:rsid w:val="00D420F4"/>
    <w:rsid w:val="00DB072E"/>
    <w:rsid w:val="00DC1682"/>
    <w:rsid w:val="00DC498C"/>
    <w:rsid w:val="00DC7F8A"/>
    <w:rsid w:val="00E24A80"/>
    <w:rsid w:val="00EF4102"/>
    <w:rsid w:val="00F43CF8"/>
    <w:rsid w:val="00F72EF7"/>
    <w:rsid w:val="00FD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333D"/>
  <w15:chartTrackingRefBased/>
  <w15:docId w15:val="{5E72C374-AE1A-45BF-BCEA-0605E1CC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3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Revision"/>
    <w:hidden/>
    <w:uiPriority w:val="99"/>
    <w:semiHidden/>
    <w:rsid w:val="003A3190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A3190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A3190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</Pages>
  <Words>220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hitmachut</dc:creator>
  <cp:keywords/>
  <dc:description/>
  <cp:lastModifiedBy>ציפי רוט</cp:lastModifiedBy>
  <cp:revision>13</cp:revision>
  <dcterms:created xsi:type="dcterms:W3CDTF">2025-09-08T12:21:00Z</dcterms:created>
  <dcterms:modified xsi:type="dcterms:W3CDTF">2026-05-03T21:16:00Z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-2097875514</vt:i4>
  </property>
</Properties>
</file>